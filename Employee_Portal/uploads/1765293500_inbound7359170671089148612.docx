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4503" w14:textId="359D1D61" w:rsidR="009D2119" w:rsidRPr="00CA40A9" w:rsidRDefault="00CA40A9" w:rsidP="00CA40A9">
      <w:pPr>
        <w:pStyle w:val="Title"/>
        <w:ind w:left="0"/>
        <w:jc w:val="left"/>
        <w:rPr>
          <w:rFonts w:ascii="Arial Narrow" w:hAnsi="Arial Narrow" w:cs="Arial Narrow"/>
          <w:lang w:val="en-IN"/>
        </w:rPr>
      </w:pPr>
      <w:r>
        <w:rPr>
          <w:rFonts w:ascii="Arial Narrow" w:hAnsi="Arial Narrow" w:cs="Arial Narrow"/>
          <w:lang w:val="en-IN"/>
        </w:rPr>
        <w:t xml:space="preserve">                                                       POOVARASAN</w:t>
      </w:r>
    </w:p>
    <w:p w14:paraId="0AAE771C" w14:textId="1299EC11" w:rsidR="009D2119" w:rsidRDefault="00C33FB5">
      <w:pPr>
        <w:spacing w:before="54"/>
        <w:ind w:right="368"/>
        <w:jc w:val="center"/>
        <w:rPr>
          <w:rFonts w:ascii="Arial Narrow" w:hAnsi="Arial Narrow" w:cs="Arial Narrow"/>
          <w:lang w:val="en-IN"/>
        </w:rPr>
      </w:pPr>
      <w:r>
        <w:rPr>
          <w:rFonts w:ascii="Arial Narrow" w:hAnsi="Arial Narrow" w:cs="Arial Narrow"/>
          <w:spacing w:val="-6"/>
          <w:lang w:val="en-IN"/>
        </w:rPr>
        <w:t xml:space="preserve">      +91</w:t>
      </w:r>
      <w:r w:rsidR="00CA40A9">
        <w:rPr>
          <w:rFonts w:ascii="Arial Narrow" w:hAnsi="Arial Narrow" w:cs="Arial Narrow"/>
          <w:spacing w:val="-6"/>
          <w:lang w:val="en-IN"/>
        </w:rPr>
        <w:t xml:space="preserve"> 9361 409828</w:t>
      </w:r>
      <w:r>
        <w:rPr>
          <w:rFonts w:ascii="Arial Narrow" w:hAnsi="Arial Narrow" w:cs="Arial Narrow"/>
          <w:spacing w:val="-6"/>
          <w:lang w:val="en-IN"/>
        </w:rPr>
        <w:t xml:space="preserve"> </w:t>
      </w:r>
      <w:r>
        <w:rPr>
          <w:rFonts w:ascii="Arial Narrow" w:hAnsi="Arial Narrow" w:cs="Arial Narrow"/>
          <w:spacing w:val="-4"/>
        </w:rPr>
        <w:t>|</w:t>
      </w:r>
      <w:r>
        <w:rPr>
          <w:rFonts w:ascii="Arial Narrow" w:hAnsi="Arial Narrow" w:cs="Arial Narrow"/>
          <w:spacing w:val="-7"/>
        </w:rPr>
        <w:t xml:space="preserve"> </w:t>
      </w:r>
      <w:r>
        <w:rPr>
          <w:rFonts w:ascii="Arial Narrow" w:hAnsi="Arial Narrow" w:cs="Arial Narrow"/>
          <w:spacing w:val="-7"/>
          <w:lang w:val="en-IN"/>
        </w:rPr>
        <w:t xml:space="preserve"> </w:t>
      </w:r>
      <w:hyperlink r:id="rId8" w:history="1">
        <w:r w:rsidR="00CA40A9" w:rsidRPr="00C72540">
          <w:rPr>
            <w:spacing w:val="-7"/>
            <w:lang w:val="en-IN"/>
          </w:rPr>
          <w:t>g.poovarasan2616@gmail.com</w:t>
        </w:r>
      </w:hyperlink>
      <w:r>
        <w:rPr>
          <w:rFonts w:ascii="Arial Narrow" w:hAnsi="Arial Narrow" w:cs="Arial Narrow"/>
          <w:spacing w:val="-2"/>
        </w:rPr>
        <w:t xml:space="preserve"> </w:t>
      </w:r>
      <w:r>
        <w:rPr>
          <w:rFonts w:ascii="Arial Narrow" w:hAnsi="Arial Narrow" w:cs="Arial Narrow"/>
          <w:spacing w:val="-2"/>
          <w:lang w:val="en-IN"/>
        </w:rPr>
        <w:t xml:space="preserve"> </w:t>
      </w:r>
      <w:r>
        <w:rPr>
          <w:rFonts w:ascii="Arial Narrow" w:hAnsi="Arial Narrow" w:cs="Arial Narrow"/>
          <w:spacing w:val="-4"/>
        </w:rPr>
        <w:t>|</w:t>
      </w:r>
      <w:r>
        <w:rPr>
          <w:rFonts w:ascii="Arial Narrow" w:hAnsi="Arial Narrow" w:cs="Arial Narrow"/>
          <w:spacing w:val="-7"/>
        </w:rPr>
        <w:t xml:space="preserve"> </w:t>
      </w:r>
      <w:r>
        <w:rPr>
          <w:rFonts w:ascii="Arial Narrow" w:hAnsi="Arial Narrow" w:cs="Arial Narrow"/>
          <w:spacing w:val="-7"/>
          <w:lang w:val="en-IN"/>
        </w:rPr>
        <w:t xml:space="preserve">Chennai  </w:t>
      </w:r>
    </w:p>
    <w:p w14:paraId="621C19AD" w14:textId="77777777" w:rsidR="009D2119" w:rsidRDefault="00C33FB5">
      <w:pPr>
        <w:pStyle w:val="Heading1"/>
        <w:tabs>
          <w:tab w:val="left" w:pos="11539"/>
        </w:tabs>
        <w:spacing w:before="153"/>
        <w:ind w:left="0"/>
        <w:rPr>
          <w:rFonts w:ascii="Arial Narrow" w:hAnsi="Arial Narrow" w:cs="Arial Narrow"/>
          <w:u w:val="none"/>
        </w:rPr>
      </w:pPr>
      <w:r>
        <w:rPr>
          <w:rFonts w:ascii="Arial Narrow" w:hAnsi="Arial Narrow" w:cs="Arial Narrow"/>
          <w:spacing w:val="-2"/>
          <w:w w:val="120"/>
        </w:rPr>
        <w:t>SUMMARY</w:t>
      </w:r>
      <w:r>
        <w:rPr>
          <w:rFonts w:ascii="Arial Narrow" w:hAnsi="Arial Narrow" w:cs="Arial Narrow"/>
        </w:rPr>
        <w:tab/>
      </w:r>
    </w:p>
    <w:p w14:paraId="6B11FE00" w14:textId="77777777" w:rsidR="009D2119" w:rsidRDefault="009D2119">
      <w:pPr>
        <w:pStyle w:val="ListParagraph"/>
        <w:tabs>
          <w:tab w:val="left" w:pos="648"/>
        </w:tabs>
        <w:spacing w:line="249" w:lineRule="auto"/>
        <w:ind w:left="0" w:right="323" w:firstLine="0"/>
        <w:rPr>
          <w:rFonts w:ascii="Arial Narrow" w:hAnsi="Arial Narrow" w:cs="Arial Narrow"/>
          <w:w w:val="110"/>
          <w:sz w:val="20"/>
        </w:rPr>
      </w:pPr>
    </w:p>
    <w:p w14:paraId="6F902D51" w14:textId="2B77A86E" w:rsidR="00CA40A9" w:rsidRDefault="00CA40A9">
      <w:pPr>
        <w:pStyle w:val="ListParagraph"/>
        <w:tabs>
          <w:tab w:val="left" w:pos="648"/>
        </w:tabs>
        <w:spacing w:line="249" w:lineRule="auto"/>
        <w:ind w:left="0" w:right="323" w:firstLine="0"/>
        <w:rPr>
          <w:rFonts w:ascii="Arial Narrow" w:hAnsi="Arial Narrow" w:cs="Arial Narrow"/>
          <w:w w:val="110"/>
          <w:sz w:val="20"/>
        </w:rPr>
      </w:pPr>
      <w:r>
        <w:rPr>
          <w:rFonts w:ascii="Arial Narrow" w:hAnsi="Arial Narrow" w:cs="Arial Narrow"/>
          <w:w w:val="110"/>
          <w:sz w:val="20"/>
        </w:rPr>
        <w:t xml:space="preserve">       </w:t>
      </w:r>
      <w:r w:rsidRPr="00CA40A9">
        <w:rPr>
          <w:rFonts w:ascii="Arial Narrow" w:hAnsi="Arial Narrow" w:cs="Arial Narrow"/>
          <w:w w:val="110"/>
          <w:sz w:val="20"/>
        </w:rPr>
        <w:t>I am a BCA graduate (2025) with basic knowledge of HTML, CSS, and SQL. I have learned how to create simple web pages and manage databases through my college projects. I am eager to start my career in web development or database-related roles and ready to learn new technologies.</w:t>
      </w:r>
    </w:p>
    <w:p w14:paraId="69259997" w14:textId="77777777" w:rsidR="003B0F43" w:rsidRDefault="003B0F43">
      <w:pPr>
        <w:pStyle w:val="ListParagraph"/>
        <w:tabs>
          <w:tab w:val="left" w:pos="648"/>
        </w:tabs>
        <w:spacing w:line="249" w:lineRule="auto"/>
        <w:ind w:left="0" w:right="323" w:firstLine="0"/>
        <w:rPr>
          <w:rFonts w:ascii="Arial Narrow" w:hAnsi="Arial Narrow" w:cs="Arial Narrow"/>
          <w:w w:val="110"/>
          <w:sz w:val="20"/>
        </w:rPr>
      </w:pPr>
    </w:p>
    <w:p w14:paraId="38546BFC" w14:textId="0E835639" w:rsidR="009D2119" w:rsidRDefault="00C33FB5" w:rsidP="00F07BC2">
      <w:pPr>
        <w:pStyle w:val="NormalWeb"/>
        <w:tabs>
          <w:tab w:val="left" w:pos="7920"/>
        </w:tabs>
        <w:rPr>
          <w:rFonts w:ascii="Arial Narrow" w:hAnsi="Arial Narrow" w:cs="Arial Narrow"/>
        </w:rPr>
      </w:pPr>
      <w:r>
        <w:rPr>
          <w:rFonts w:ascii="Arial Narrow" w:eastAsia="Cambria" w:hAnsi="Arial Narrow" w:cs="Arial Narrow"/>
          <w:w w:val="110"/>
          <w:sz w:val="20"/>
          <w:szCs w:val="22"/>
          <w:lang w:eastAsia="en-US"/>
        </w:rPr>
        <w:t>.</w:t>
      </w:r>
      <w:r>
        <w:rPr>
          <w:rFonts w:ascii="Arial Narrow" w:hAnsi="Arial Narrow" w:cs="Arial Narrow"/>
          <w:b/>
          <w:bCs/>
          <w:spacing w:val="-2"/>
          <w:w w:val="130"/>
          <w:u w:val="single"/>
          <w:lang w:val="en-IN"/>
        </w:rPr>
        <w:t>SKILLS</w:t>
      </w:r>
      <w:r w:rsidR="00F07BC2">
        <w:rPr>
          <w:rFonts w:ascii="Arial Narrow" w:hAnsi="Arial Narrow" w:cs="Arial Narrow"/>
          <w:b/>
          <w:bCs/>
          <w:spacing w:val="-2"/>
          <w:w w:val="130"/>
          <w:u w:val="single"/>
          <w:lang w:val="en-IN"/>
        </w:rPr>
        <w:tab/>
      </w:r>
    </w:p>
    <w:p w14:paraId="773DE19F" w14:textId="206E553C" w:rsidR="009D2119" w:rsidRPr="00CA40A9" w:rsidRDefault="00C33FB5" w:rsidP="00CA40A9">
      <w:pPr>
        <w:pStyle w:val="ListParagraph"/>
        <w:numPr>
          <w:ilvl w:val="0"/>
          <w:numId w:val="1"/>
        </w:numPr>
        <w:tabs>
          <w:tab w:val="left" w:pos="647"/>
        </w:tabs>
        <w:spacing w:before="48" w:line="244" w:lineRule="exact"/>
        <w:ind w:left="647" w:hanging="280"/>
        <w:rPr>
          <w:rFonts w:ascii="Arial Narrow" w:hAnsi="Arial Narrow" w:cs="Arial Narrow"/>
          <w:sz w:val="20"/>
        </w:rPr>
      </w:pPr>
      <w:r>
        <w:rPr>
          <w:rFonts w:ascii="Arial Narrow" w:hAnsi="Arial Narrow" w:cs="Arial Narrow"/>
          <w:b/>
          <w:w w:val="115"/>
          <w:sz w:val="20"/>
        </w:rPr>
        <w:t>Programming</w:t>
      </w:r>
      <w:r>
        <w:rPr>
          <w:rFonts w:ascii="Arial Narrow" w:hAnsi="Arial Narrow" w:cs="Arial Narrow"/>
          <w:b/>
          <w:spacing w:val="-3"/>
          <w:w w:val="115"/>
          <w:sz w:val="20"/>
        </w:rPr>
        <w:t xml:space="preserve"> </w:t>
      </w:r>
      <w:r>
        <w:rPr>
          <w:rFonts w:ascii="Arial Narrow" w:hAnsi="Arial Narrow" w:cs="Arial Narrow"/>
          <w:b/>
          <w:w w:val="115"/>
          <w:sz w:val="20"/>
        </w:rPr>
        <w:t>Language:</w:t>
      </w:r>
      <w:r>
        <w:rPr>
          <w:rFonts w:ascii="Arial Narrow" w:hAnsi="Arial Narrow" w:cs="Arial Narrow"/>
          <w:b/>
          <w:spacing w:val="-3"/>
          <w:w w:val="115"/>
          <w:sz w:val="20"/>
        </w:rPr>
        <w:t xml:space="preserve"> </w:t>
      </w:r>
      <w:r>
        <w:rPr>
          <w:rFonts w:ascii="Arial Narrow" w:hAnsi="Arial Narrow" w:cs="Arial Narrow"/>
          <w:w w:val="115"/>
          <w:sz w:val="20"/>
        </w:rPr>
        <w:t>SQL</w:t>
      </w:r>
      <w:r w:rsidRPr="00CA40A9">
        <w:rPr>
          <w:rFonts w:ascii="Arial Narrow" w:hAnsi="Arial Narrow" w:cs="Arial Narrow"/>
          <w:spacing w:val="-2"/>
          <w:w w:val="110"/>
          <w:sz w:val="20"/>
          <w:lang w:val="en-IN"/>
        </w:rPr>
        <w:t>.</w:t>
      </w:r>
      <w:ins w:id="0" w:author="Microsoft Word" w:date="2025-12-08T19:57:00Z" w16du:dateUtc="2025-12-08T14:27:00Z">
        <w:r w:rsidR="003669FD">
          <w:rPr>
            <w:rFonts w:ascii="Arial Narrow" w:hAnsi="Arial Narrow" w:cs="Arial Narrow"/>
            <w:w w:val="115"/>
            <w:sz w:val="20"/>
          </w:rPr>
          <w:t>,</w:t>
        </w:r>
        <w:r w:rsidR="003669FD">
          <w:rPr>
            <w:rFonts w:ascii="Arial Narrow" w:hAnsi="Arial Narrow" w:cs="Arial Narrow"/>
            <w:spacing w:val="-2"/>
            <w:w w:val="110"/>
            <w:sz w:val="20"/>
            <w:lang w:val="en-IN"/>
          </w:rPr>
          <w:t xml:space="preserve"> PYTHON </w:t>
        </w:r>
      </w:ins>
    </w:p>
    <w:p w14:paraId="1C058D85" w14:textId="21D18F6B" w:rsidR="009D2119" w:rsidRPr="008C0177" w:rsidRDefault="00C33FB5">
      <w:pPr>
        <w:pStyle w:val="ListParagraph"/>
        <w:numPr>
          <w:ilvl w:val="0"/>
          <w:numId w:val="1"/>
        </w:numPr>
        <w:tabs>
          <w:tab w:val="left" w:pos="647"/>
        </w:tabs>
        <w:spacing w:line="244" w:lineRule="exact"/>
        <w:ind w:left="647" w:hanging="280"/>
        <w:rPr>
          <w:rFonts w:ascii="Arial Narrow" w:hAnsi="Arial Narrow" w:cs="Arial Narrow"/>
          <w:sz w:val="20"/>
        </w:rPr>
      </w:pPr>
      <w:r>
        <w:rPr>
          <w:rFonts w:ascii="Arial Narrow" w:hAnsi="Arial Narrow" w:cs="Arial Narrow"/>
          <w:b/>
          <w:w w:val="115"/>
          <w:sz w:val="20"/>
        </w:rPr>
        <w:t>Version</w:t>
      </w:r>
      <w:r>
        <w:rPr>
          <w:rFonts w:ascii="Arial Narrow" w:hAnsi="Arial Narrow" w:cs="Arial Narrow"/>
          <w:b/>
          <w:spacing w:val="-4"/>
          <w:w w:val="115"/>
          <w:sz w:val="20"/>
        </w:rPr>
        <w:t xml:space="preserve"> </w:t>
      </w:r>
      <w:r>
        <w:rPr>
          <w:rFonts w:ascii="Arial Narrow" w:hAnsi="Arial Narrow" w:cs="Arial Narrow"/>
          <w:b/>
          <w:w w:val="115"/>
          <w:sz w:val="20"/>
        </w:rPr>
        <w:t>Control</w:t>
      </w:r>
      <w:r>
        <w:rPr>
          <w:rFonts w:ascii="Arial Narrow" w:hAnsi="Arial Narrow" w:cs="Arial Narrow"/>
          <w:b/>
          <w:spacing w:val="-4"/>
          <w:w w:val="115"/>
          <w:sz w:val="20"/>
        </w:rPr>
        <w:t xml:space="preserve"> </w:t>
      </w:r>
      <w:r>
        <w:rPr>
          <w:rFonts w:ascii="Arial Narrow" w:hAnsi="Arial Narrow" w:cs="Arial Narrow"/>
          <w:b/>
          <w:w w:val="115"/>
          <w:sz w:val="20"/>
        </w:rPr>
        <w:t>&amp;</w:t>
      </w:r>
      <w:r>
        <w:rPr>
          <w:rFonts w:ascii="Arial Narrow" w:hAnsi="Arial Narrow" w:cs="Arial Narrow"/>
          <w:b/>
          <w:spacing w:val="-4"/>
          <w:w w:val="115"/>
          <w:sz w:val="20"/>
        </w:rPr>
        <w:t xml:space="preserve"> </w:t>
      </w:r>
      <w:r>
        <w:rPr>
          <w:rFonts w:ascii="Arial Narrow" w:hAnsi="Arial Narrow" w:cs="Arial Narrow"/>
          <w:b/>
          <w:w w:val="115"/>
          <w:sz w:val="20"/>
        </w:rPr>
        <w:t>Database:</w:t>
      </w:r>
      <w:r>
        <w:rPr>
          <w:rFonts w:ascii="Arial Narrow" w:hAnsi="Arial Narrow" w:cs="Arial Narrow"/>
          <w:b/>
          <w:spacing w:val="-2"/>
          <w:w w:val="115"/>
          <w:sz w:val="20"/>
        </w:rPr>
        <w:t xml:space="preserve"> </w:t>
      </w:r>
      <w:r>
        <w:rPr>
          <w:rFonts w:ascii="Arial Narrow" w:hAnsi="Arial Narrow" w:cs="Arial Narrow"/>
          <w:w w:val="115"/>
          <w:sz w:val="20"/>
        </w:rPr>
        <w:t>SQL</w:t>
      </w:r>
      <w:r>
        <w:rPr>
          <w:rFonts w:ascii="Arial Narrow" w:hAnsi="Arial Narrow" w:cs="Arial Narrow"/>
          <w:spacing w:val="-4"/>
          <w:w w:val="115"/>
          <w:sz w:val="20"/>
        </w:rPr>
        <w:t xml:space="preserve"> </w:t>
      </w:r>
      <w:r w:rsidR="00CA40A9">
        <w:rPr>
          <w:rFonts w:ascii="Arial Narrow" w:hAnsi="Arial Narrow" w:cs="Arial Narrow"/>
          <w:w w:val="115"/>
          <w:sz w:val="20"/>
        </w:rPr>
        <w:t>Plus</w:t>
      </w:r>
      <w:r>
        <w:rPr>
          <w:rFonts w:ascii="Arial Narrow" w:hAnsi="Arial Narrow" w:cs="Arial Narrow"/>
          <w:w w:val="115"/>
          <w:sz w:val="20"/>
          <w:lang w:val="en-IN"/>
        </w:rPr>
        <w:t>,</w:t>
      </w:r>
      <w:r w:rsidR="00CA40A9">
        <w:rPr>
          <w:rFonts w:ascii="Arial Narrow" w:hAnsi="Arial Narrow" w:cs="Arial Narrow"/>
          <w:w w:val="115"/>
          <w:sz w:val="20"/>
          <w:lang w:val="en-IN"/>
        </w:rPr>
        <w:t xml:space="preserve"> </w:t>
      </w:r>
      <w:r>
        <w:rPr>
          <w:rFonts w:ascii="Arial Narrow" w:hAnsi="Arial Narrow" w:cs="Arial Narrow"/>
          <w:w w:val="115"/>
          <w:sz w:val="20"/>
          <w:lang w:val="en-IN"/>
        </w:rPr>
        <w:t>VS Code.</w:t>
      </w:r>
      <w:ins w:id="1" w:author="Microsoft Word" w:date="2025-12-08T19:57:00Z" w16du:dateUtc="2025-12-08T14:27:00Z">
        <w:r w:rsidR="003669FD">
          <w:rPr>
            <w:rFonts w:ascii="Arial Narrow" w:hAnsi="Arial Narrow" w:cs="Arial Narrow"/>
            <w:w w:val="115"/>
            <w:sz w:val="20"/>
            <w:lang w:val="en-IN"/>
          </w:rPr>
          <w:t xml:space="preserve"> DB borwser</w:t>
        </w:r>
      </w:ins>
    </w:p>
    <w:p w14:paraId="205680DD" w14:textId="77777777" w:rsidR="008C0177" w:rsidRPr="003B0F43" w:rsidRDefault="008C0177">
      <w:pPr>
        <w:pStyle w:val="ListParagraph"/>
        <w:numPr>
          <w:ilvl w:val="0"/>
          <w:numId w:val="1"/>
        </w:numPr>
        <w:tabs>
          <w:tab w:val="left" w:pos="647"/>
        </w:tabs>
        <w:spacing w:line="244" w:lineRule="exact"/>
        <w:ind w:left="647" w:hanging="280"/>
        <w:rPr>
          <w:rFonts w:ascii="Arial Narrow" w:hAnsi="Arial Narrow" w:cs="Arial Narrow"/>
          <w:sz w:val="20"/>
        </w:rPr>
      </w:pPr>
    </w:p>
    <w:p w14:paraId="344D3E11" w14:textId="77777777" w:rsidR="003B0F43" w:rsidRDefault="003B0F43" w:rsidP="003B0F43">
      <w:pPr>
        <w:pStyle w:val="ListParagraph"/>
        <w:tabs>
          <w:tab w:val="left" w:pos="647"/>
        </w:tabs>
        <w:spacing w:line="244" w:lineRule="exact"/>
        <w:ind w:left="647" w:firstLine="0"/>
        <w:rPr>
          <w:rFonts w:ascii="Arial Narrow" w:hAnsi="Arial Narrow" w:cs="Arial Narrow"/>
          <w:sz w:val="20"/>
        </w:rPr>
      </w:pPr>
    </w:p>
    <w:p w14:paraId="1681F540" w14:textId="3350A3F4" w:rsidR="009D2119" w:rsidRDefault="009D2119" w:rsidP="003B0F43">
      <w:pPr>
        <w:pStyle w:val="ListParagraph"/>
        <w:tabs>
          <w:tab w:val="left" w:pos="648"/>
        </w:tabs>
        <w:spacing w:line="249" w:lineRule="auto"/>
        <w:ind w:right="323" w:firstLine="0"/>
        <w:rPr>
          <w:rFonts w:ascii="Arial Narrow" w:hAnsi="Arial Narrow" w:cs="Arial Narrow"/>
          <w:w w:val="110"/>
          <w:sz w:val="20"/>
          <w:lang w:val="en-IN"/>
        </w:rPr>
      </w:pPr>
    </w:p>
    <w:p w14:paraId="12AA5971" w14:textId="77777777" w:rsidR="009D2119" w:rsidRDefault="00C33FB5">
      <w:pPr>
        <w:pStyle w:val="Heading1"/>
        <w:tabs>
          <w:tab w:val="left" w:pos="11596"/>
        </w:tabs>
        <w:spacing w:before="89"/>
        <w:ind w:left="0"/>
        <w:rPr>
          <w:rFonts w:ascii="Arial Narrow" w:hAnsi="Arial Narrow" w:cs="Arial Narrow"/>
          <w:u w:val="none"/>
        </w:rPr>
      </w:pPr>
      <w:r>
        <w:rPr>
          <w:rFonts w:ascii="Arial Narrow" w:hAnsi="Arial Narrow" w:cs="Arial Narrow"/>
          <w:spacing w:val="-2"/>
          <w:w w:val="120"/>
        </w:rPr>
        <w:t>EDUCATION</w:t>
      </w:r>
      <w:r>
        <w:rPr>
          <w:rFonts w:ascii="Arial Narrow" w:hAnsi="Arial Narrow" w:cs="Arial Narrow"/>
        </w:rPr>
        <w:tab/>
      </w:r>
    </w:p>
    <w:p w14:paraId="2C35F894" w14:textId="77777777" w:rsidR="009D2119" w:rsidRDefault="009D2119">
      <w:pPr>
        <w:tabs>
          <w:tab w:val="left" w:pos="10631"/>
        </w:tabs>
        <w:spacing w:before="27"/>
        <w:ind w:firstLineChars="150" w:firstLine="340"/>
        <w:rPr>
          <w:rFonts w:ascii="Arial Narrow" w:hAnsi="Arial Narrow" w:cs="Arial Narrow"/>
          <w:b/>
          <w:spacing w:val="-4"/>
          <w:w w:val="115"/>
          <w:sz w:val="20"/>
          <w:lang w:val="en-IN"/>
        </w:rPr>
      </w:pPr>
    </w:p>
    <w:p w14:paraId="2D8E05E8" w14:textId="1701D3FD" w:rsidR="009D2119" w:rsidRDefault="00C33FB5">
      <w:pPr>
        <w:tabs>
          <w:tab w:val="left" w:pos="10631"/>
        </w:tabs>
        <w:spacing w:before="27"/>
        <w:ind w:firstLineChars="150" w:firstLine="340"/>
        <w:rPr>
          <w:rFonts w:ascii="Arial Narrow" w:hAnsi="Arial Narrow" w:cs="Arial Narrow"/>
          <w:b/>
          <w:spacing w:val="-3"/>
          <w:w w:val="115"/>
          <w:sz w:val="20"/>
          <w:lang w:val="en-IN"/>
        </w:rPr>
      </w:pPr>
      <w:r>
        <w:rPr>
          <w:rFonts w:ascii="Arial Narrow" w:hAnsi="Arial Narrow" w:cs="Arial Narrow"/>
          <w:b/>
          <w:spacing w:val="-4"/>
          <w:w w:val="115"/>
          <w:sz w:val="20"/>
          <w:lang w:val="en-IN"/>
        </w:rPr>
        <w:t>Bachelor</w:t>
      </w:r>
      <w:r>
        <w:rPr>
          <w:rFonts w:ascii="Arial Narrow" w:hAnsi="Arial Narrow" w:cs="Arial Narrow"/>
          <w:b/>
          <w:spacing w:val="-4"/>
          <w:w w:val="115"/>
          <w:sz w:val="20"/>
        </w:rPr>
        <w:t xml:space="preserve"> </w:t>
      </w:r>
      <w:r>
        <w:rPr>
          <w:rFonts w:ascii="Arial Narrow" w:hAnsi="Arial Narrow" w:cs="Arial Narrow"/>
          <w:b/>
          <w:w w:val="115"/>
          <w:sz w:val="20"/>
        </w:rPr>
        <w:t>of</w:t>
      </w:r>
      <w:r>
        <w:rPr>
          <w:rFonts w:ascii="Arial Narrow" w:hAnsi="Arial Narrow" w:cs="Arial Narrow"/>
          <w:b/>
          <w:spacing w:val="-2"/>
          <w:w w:val="115"/>
          <w:sz w:val="20"/>
        </w:rPr>
        <w:t xml:space="preserve">  </w:t>
      </w:r>
      <w:r>
        <w:rPr>
          <w:rFonts w:ascii="Arial Narrow" w:hAnsi="Arial Narrow" w:cs="Arial Narrow"/>
          <w:b/>
          <w:w w:val="115"/>
          <w:sz w:val="20"/>
        </w:rPr>
        <w:t>Computer</w:t>
      </w:r>
      <w:r>
        <w:rPr>
          <w:rFonts w:ascii="Arial Narrow" w:hAnsi="Arial Narrow" w:cs="Arial Narrow"/>
          <w:b/>
          <w:spacing w:val="-3"/>
          <w:w w:val="115"/>
          <w:sz w:val="20"/>
        </w:rPr>
        <w:t xml:space="preserve"> </w:t>
      </w:r>
      <w:r>
        <w:rPr>
          <w:rFonts w:ascii="Arial Narrow" w:hAnsi="Arial Narrow" w:cs="Arial Narrow"/>
          <w:b/>
          <w:spacing w:val="-3"/>
          <w:w w:val="115"/>
          <w:sz w:val="20"/>
          <w:lang w:val="en-IN"/>
        </w:rPr>
        <w:t xml:space="preserve">Application       - </w:t>
      </w:r>
      <w:r w:rsidR="003B0F43">
        <w:rPr>
          <w:rFonts w:ascii="Arial Narrow" w:hAnsi="Arial Narrow" w:cs="Arial Narrow"/>
          <w:b/>
          <w:spacing w:val="-3"/>
          <w:w w:val="115"/>
          <w:sz w:val="20"/>
          <w:lang w:val="en-IN"/>
        </w:rPr>
        <w:t>65%</w:t>
      </w:r>
      <w:r>
        <w:rPr>
          <w:rFonts w:ascii="Arial Narrow" w:hAnsi="Arial Narrow" w:cs="Arial Narrow"/>
          <w:b/>
          <w:spacing w:val="-3"/>
          <w:w w:val="115"/>
          <w:sz w:val="20"/>
          <w:lang w:val="en-IN"/>
        </w:rPr>
        <w:t xml:space="preserve">                                                                                                  </w:t>
      </w:r>
      <w:r>
        <w:rPr>
          <w:rFonts w:ascii="Arial Narrow" w:hAnsi="Arial Narrow" w:cs="Arial Narrow"/>
          <w:b/>
          <w:bCs/>
          <w:spacing w:val="-2"/>
          <w:w w:val="110"/>
          <w:lang w:val="en-IN"/>
        </w:rPr>
        <w:t>June 20</w:t>
      </w:r>
      <w:r w:rsidR="003B0F43">
        <w:rPr>
          <w:rFonts w:ascii="Arial Narrow" w:hAnsi="Arial Narrow" w:cs="Arial Narrow"/>
          <w:b/>
          <w:bCs/>
          <w:spacing w:val="-2"/>
          <w:w w:val="110"/>
          <w:lang w:val="en-IN"/>
        </w:rPr>
        <w:t>22</w:t>
      </w:r>
      <w:r>
        <w:rPr>
          <w:rFonts w:ascii="Arial Narrow" w:hAnsi="Arial Narrow" w:cs="Arial Narrow"/>
          <w:b/>
          <w:bCs/>
          <w:spacing w:val="-2"/>
          <w:w w:val="110"/>
          <w:lang w:val="en-IN"/>
        </w:rPr>
        <w:t>-  May 202</w:t>
      </w:r>
      <w:r w:rsidR="003B0F43">
        <w:rPr>
          <w:rFonts w:ascii="Arial Narrow" w:hAnsi="Arial Narrow" w:cs="Arial Narrow"/>
          <w:b/>
          <w:bCs/>
          <w:spacing w:val="-2"/>
          <w:w w:val="110"/>
          <w:lang w:val="en-IN"/>
        </w:rPr>
        <w:t>5</w:t>
      </w:r>
      <w:r>
        <w:rPr>
          <w:rFonts w:ascii="Arial Narrow" w:hAnsi="Arial Narrow" w:cs="Arial Narrow"/>
          <w:b/>
          <w:bCs/>
          <w:spacing w:val="-2"/>
          <w:w w:val="110"/>
          <w:lang w:val="en-IN"/>
        </w:rPr>
        <w:t xml:space="preserve">  </w:t>
      </w:r>
      <w:r>
        <w:rPr>
          <w:rFonts w:ascii="Arial Narrow" w:hAnsi="Arial Narrow" w:cs="Arial Narrow"/>
          <w:b/>
          <w:spacing w:val="-3"/>
          <w:w w:val="115"/>
          <w:sz w:val="20"/>
          <w:lang w:val="en-IN"/>
        </w:rPr>
        <w:t xml:space="preserve">   </w:t>
      </w:r>
    </w:p>
    <w:p w14:paraId="121B484B" w14:textId="77777777" w:rsidR="003B0F43" w:rsidRDefault="003B0F43" w:rsidP="003B0F43">
      <w:pPr>
        <w:widowControl/>
        <w:rPr>
          <w:rFonts w:ascii="Arial Narrow" w:hAnsi="Arial Narrow" w:cs="Arial Narrow"/>
          <w:spacing w:val="-3"/>
          <w:w w:val="115"/>
          <w:sz w:val="20"/>
          <w:lang w:val="en-IN"/>
        </w:rPr>
      </w:pPr>
      <w:r>
        <w:rPr>
          <w:rFonts w:ascii="Arial Narrow" w:hAnsi="Arial Narrow" w:cs="Arial Narrow"/>
          <w:spacing w:val="-2"/>
          <w:w w:val="110"/>
          <w:sz w:val="20"/>
          <w:szCs w:val="20"/>
          <w:lang w:eastAsia="zh-CN"/>
        </w:rPr>
        <w:t xml:space="preserve">        </w:t>
      </w:r>
      <w:r w:rsidR="00C33FB5" w:rsidRPr="003B0F43">
        <w:rPr>
          <w:rFonts w:ascii="Arial Narrow" w:hAnsi="Arial Narrow" w:cs="Arial Narrow"/>
          <w:spacing w:val="-2"/>
          <w:w w:val="110"/>
          <w:lang w:val="en-IN"/>
        </w:rPr>
        <w:t xml:space="preserve">.  </w:t>
      </w:r>
      <w:r w:rsidR="00C33FB5" w:rsidRPr="003B0F43">
        <w:rPr>
          <w:rFonts w:ascii="Arial Narrow" w:hAnsi="Arial Narrow" w:cs="Arial Narrow"/>
          <w:spacing w:val="-3"/>
          <w:w w:val="115"/>
          <w:sz w:val="20"/>
          <w:lang w:val="en-IN"/>
        </w:rPr>
        <w:t xml:space="preserve">     </w:t>
      </w:r>
      <w:r w:rsidRPr="003B0F43">
        <w:rPr>
          <w:rFonts w:ascii="Arial Narrow" w:hAnsi="Arial Narrow" w:cs="Arial Narrow"/>
          <w:spacing w:val="-3"/>
          <w:w w:val="115"/>
          <w:sz w:val="20"/>
          <w:lang w:val="en-IN"/>
        </w:rPr>
        <w:t xml:space="preserve">   </w:t>
      </w:r>
      <w:r w:rsidRPr="003B0F43">
        <w:rPr>
          <w:rFonts w:ascii="Arial Narrow" w:hAnsi="Arial Narrow" w:cs="Arial Narrow"/>
          <w:spacing w:val="-3"/>
          <w:w w:val="115"/>
          <w:sz w:val="20"/>
        </w:rPr>
        <w:t>Kaveripakkam College Of Arts And Science</w:t>
      </w:r>
      <w:r>
        <w:rPr>
          <w:rFonts w:ascii="Arial Narrow" w:hAnsi="Arial Narrow" w:cs="Arial Narrow"/>
          <w:spacing w:val="-3"/>
          <w:w w:val="115"/>
          <w:sz w:val="20"/>
        </w:rPr>
        <w:t>,</w:t>
      </w:r>
      <w:r w:rsidRPr="003B0F43">
        <w:rPr>
          <w:rFonts w:ascii="Arial Narrow" w:hAnsi="Arial Narrow" w:cs="Arial Narrow"/>
          <w:spacing w:val="-3"/>
          <w:w w:val="115"/>
          <w:sz w:val="20"/>
          <w:lang w:val="en-IN"/>
        </w:rPr>
        <w:t xml:space="preserve"> </w:t>
      </w:r>
      <w:r w:rsidRPr="003B0F43">
        <w:rPr>
          <w:rFonts w:ascii="Arial Narrow" w:hAnsi="Arial Narrow" w:cs="Arial Narrow"/>
          <w:spacing w:val="-3"/>
          <w:w w:val="115"/>
          <w:sz w:val="20"/>
        </w:rPr>
        <w:t>Kaveripakkam</w:t>
      </w:r>
      <w:r w:rsidR="00C33FB5" w:rsidRPr="003B0F43">
        <w:rPr>
          <w:rFonts w:ascii="Arial Narrow" w:hAnsi="Arial Narrow" w:cs="Arial Narrow"/>
          <w:spacing w:val="-3"/>
          <w:w w:val="115"/>
          <w:sz w:val="20"/>
          <w:lang w:val="en-IN"/>
        </w:rPr>
        <w:t xml:space="preserve">   </w:t>
      </w:r>
    </w:p>
    <w:p w14:paraId="3C855B57" w14:textId="1252EB58" w:rsidR="009D2119" w:rsidRPr="003B0F43" w:rsidRDefault="00C33FB5" w:rsidP="003B0F43">
      <w:pPr>
        <w:widowControl/>
        <w:rPr>
          <w:rFonts w:ascii="Arial Narrow" w:hAnsi="Arial Narrow" w:cs="Arial Narrow"/>
          <w:sz w:val="20"/>
          <w:lang w:val="en-IN"/>
        </w:rPr>
      </w:pPr>
      <w:r w:rsidRPr="003B0F43">
        <w:rPr>
          <w:rFonts w:ascii="Arial Narrow" w:hAnsi="Arial Narrow" w:cs="Arial Narrow"/>
          <w:spacing w:val="-3"/>
          <w:w w:val="115"/>
          <w:sz w:val="20"/>
          <w:lang w:val="en-IN"/>
        </w:rPr>
        <w:t xml:space="preserve">    </w:t>
      </w:r>
      <w:r w:rsidRPr="003B0F43">
        <w:rPr>
          <w:rFonts w:ascii="Arial Narrow" w:hAnsi="Arial Narrow" w:cs="Arial Narrow"/>
          <w:sz w:val="20"/>
          <w:lang w:val="en-IN"/>
        </w:rPr>
        <w:t xml:space="preserve">                                                           </w:t>
      </w:r>
    </w:p>
    <w:p w14:paraId="630DEC13" w14:textId="77777777" w:rsidR="009D2119" w:rsidRDefault="009D2119">
      <w:pPr>
        <w:widowControl/>
        <w:rPr>
          <w:rFonts w:ascii="Arial Narrow" w:hAnsi="Arial Narrow" w:cs="Arial Narrow"/>
          <w:b/>
          <w:bCs/>
          <w:spacing w:val="-2"/>
          <w:w w:val="120"/>
          <w:u w:val="single"/>
          <w:lang w:val="en-IN"/>
        </w:rPr>
      </w:pPr>
    </w:p>
    <w:p w14:paraId="28267C15" w14:textId="675046EF" w:rsidR="009D2119" w:rsidRDefault="00C33FB5">
      <w:pPr>
        <w:widowControl/>
        <w:rPr>
          <w:rFonts w:ascii="Arial Narrow" w:hAnsi="Arial Narrow" w:cs="Arial Narrow"/>
          <w:b/>
          <w:bCs/>
          <w:w w:val="110"/>
          <w:sz w:val="20"/>
          <w:u w:val="single"/>
          <w:lang w:val="en-IN"/>
        </w:rPr>
      </w:pPr>
      <w:r>
        <w:rPr>
          <w:rFonts w:ascii="Arial Narrow" w:hAnsi="Arial Narrow" w:cs="Arial Narrow"/>
          <w:b/>
          <w:bCs/>
          <w:spacing w:val="-2"/>
          <w:w w:val="120"/>
          <w:u w:val="single"/>
          <w:lang w:val="en-IN"/>
        </w:rPr>
        <w:t>PRO</w:t>
      </w:r>
      <w:r w:rsidR="003B0F43">
        <w:rPr>
          <w:rFonts w:ascii="Arial Narrow" w:hAnsi="Arial Narrow" w:cs="Arial Narrow"/>
          <w:b/>
          <w:bCs/>
          <w:spacing w:val="-2"/>
          <w:w w:val="120"/>
          <w:u w:val="single"/>
          <w:lang w:val="en-IN"/>
        </w:rPr>
        <w:t>JECTS</w:t>
      </w:r>
    </w:p>
    <w:p w14:paraId="13CC25DB" w14:textId="77777777" w:rsidR="003B0F43" w:rsidRDefault="003B0F43">
      <w:pPr>
        <w:tabs>
          <w:tab w:val="left" w:pos="11596"/>
        </w:tabs>
        <w:spacing w:before="93"/>
        <w:ind w:firstLineChars="50" w:firstLine="110"/>
      </w:pPr>
    </w:p>
    <w:p w14:paraId="1F1B9968" w14:textId="3BB11700" w:rsidR="009D2119" w:rsidRPr="003B0F43" w:rsidRDefault="003B0F43">
      <w:pPr>
        <w:tabs>
          <w:tab w:val="left" w:pos="11596"/>
        </w:tabs>
        <w:spacing w:before="93"/>
        <w:ind w:firstLineChars="50" w:firstLine="110"/>
        <w:rPr>
          <w:b/>
          <w:bCs/>
        </w:rPr>
      </w:pPr>
      <w:r>
        <w:t xml:space="preserve"> </w:t>
      </w:r>
      <w:r w:rsidRPr="003B0F43">
        <w:rPr>
          <w:b/>
          <w:bCs/>
        </w:rPr>
        <w:t>Bike Rental</w:t>
      </w:r>
      <w:r w:rsidRPr="003B0F43">
        <w:rPr>
          <w:b/>
          <w:bCs/>
          <w:spacing w:val="-3"/>
        </w:rPr>
        <w:t xml:space="preserve"> </w:t>
      </w:r>
      <w:r w:rsidRPr="003B0F43">
        <w:rPr>
          <w:b/>
          <w:bCs/>
        </w:rPr>
        <w:t>Business System:</w:t>
      </w:r>
    </w:p>
    <w:p w14:paraId="3C4EECE7" w14:textId="6E85C22E" w:rsidR="003B0F43" w:rsidRDefault="003B0F43">
      <w:pPr>
        <w:tabs>
          <w:tab w:val="left" w:pos="11596"/>
        </w:tabs>
        <w:spacing w:before="93"/>
        <w:ind w:firstLineChars="50" w:firstLine="110"/>
        <w:rPr>
          <w:rFonts w:ascii="Arial Narrow" w:hAnsi="Arial Narrow" w:cs="Arial Narrow"/>
          <w:b/>
          <w:spacing w:val="-2"/>
          <w:w w:val="125"/>
          <w:u w:val="single"/>
          <w:lang w:val="en-IN"/>
        </w:rPr>
      </w:pPr>
      <w:r>
        <w:t xml:space="preserve">                  A</w:t>
      </w:r>
      <w:r>
        <w:rPr>
          <w:spacing w:val="-1"/>
        </w:rPr>
        <w:t xml:space="preserve"> </w:t>
      </w:r>
      <w:r>
        <w:t>Bike Rental</w:t>
      </w:r>
      <w:r>
        <w:rPr>
          <w:spacing w:val="-3"/>
        </w:rPr>
        <w:t xml:space="preserve"> </w:t>
      </w:r>
      <w:r>
        <w:t>Business System</w:t>
      </w:r>
      <w:r>
        <w:rPr>
          <w:spacing w:val="-7"/>
        </w:rPr>
        <w:t xml:space="preserve"> </w:t>
      </w:r>
      <w:r>
        <w:t>rents out bikes for short periods of</w:t>
      </w:r>
      <w:r>
        <w:rPr>
          <w:spacing w:val="-2"/>
        </w:rPr>
        <w:t xml:space="preserve"> </w:t>
      </w:r>
      <w:r>
        <w:t>time. Most rentals are provided</w:t>
      </w:r>
      <w:r>
        <w:rPr>
          <w:spacing w:val="-7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bike</w:t>
      </w:r>
      <w:r>
        <w:rPr>
          <w:spacing w:val="-9"/>
        </w:rPr>
        <w:t xml:space="preserve"> </w:t>
      </w:r>
      <w:r>
        <w:t>shops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side-line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their main</w:t>
      </w:r>
      <w:r>
        <w:rPr>
          <w:spacing w:val="-3"/>
        </w:rPr>
        <w:t xml:space="preserve"> </w:t>
      </w:r>
      <w:r>
        <w:t>businesses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service,</w:t>
      </w:r>
      <w:r>
        <w:rPr>
          <w:spacing w:val="-1"/>
        </w:rPr>
        <w:t xml:space="preserve"> </w:t>
      </w:r>
      <w:r>
        <w:t>but some</w:t>
      </w:r>
      <w:r>
        <w:rPr>
          <w:spacing w:val="-9"/>
        </w:rPr>
        <w:t xml:space="preserve"> </w:t>
      </w:r>
      <w:r>
        <w:t>shops specialize</w:t>
      </w:r>
      <w:r>
        <w:rPr>
          <w:spacing w:val="-9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rentals.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Car</w:t>
      </w:r>
      <w:r>
        <w:rPr>
          <w:spacing w:val="-7"/>
        </w:rPr>
        <w:t xml:space="preserve"> </w:t>
      </w:r>
      <w:r>
        <w:t>Rental,</w:t>
      </w:r>
      <w:r>
        <w:rPr>
          <w:spacing w:val="-2"/>
        </w:rPr>
        <w:t xml:space="preserve"> </w:t>
      </w:r>
      <w:r>
        <w:t>bike</w:t>
      </w:r>
      <w:r>
        <w:rPr>
          <w:spacing w:val="-9"/>
        </w:rPr>
        <w:t xml:space="preserve"> </w:t>
      </w:r>
      <w:r>
        <w:t>rental</w:t>
      </w:r>
      <w:r>
        <w:rPr>
          <w:spacing w:val="-15"/>
        </w:rPr>
        <w:t xml:space="preserve"> </w:t>
      </w:r>
      <w:r>
        <w:t>shops</w:t>
      </w:r>
      <w:r>
        <w:rPr>
          <w:spacing w:val="-11"/>
        </w:rPr>
        <w:t xml:space="preserve"> </w:t>
      </w:r>
      <w:r>
        <w:t>primarily</w:t>
      </w:r>
      <w:r>
        <w:rPr>
          <w:spacing w:val="-13"/>
        </w:rPr>
        <w:t xml:space="preserve"> </w:t>
      </w:r>
      <w:r>
        <w:t>serve</w:t>
      </w:r>
      <w:r>
        <w:rPr>
          <w:spacing w:val="-9"/>
        </w:rPr>
        <w:t xml:space="preserve"> </w:t>
      </w:r>
      <w:r>
        <w:t>people</w:t>
      </w:r>
      <w:r>
        <w:rPr>
          <w:spacing w:val="-14"/>
        </w:rPr>
        <w:t xml:space="preserve"> </w:t>
      </w:r>
      <w:r>
        <w:t>who</w:t>
      </w:r>
      <w:r>
        <w:rPr>
          <w:spacing w:val="-4"/>
        </w:rPr>
        <w:t xml:space="preserve"> </w:t>
      </w:r>
      <w:r>
        <w:t>do not</w:t>
      </w:r>
      <w:r>
        <w:rPr>
          <w:spacing w:val="-8"/>
        </w:rPr>
        <w:t xml:space="preserve"> </w:t>
      </w:r>
      <w:r>
        <w:t xml:space="preserve">have access to a vehicle, typically traveller’s and particularly tourists.        </w:t>
      </w:r>
    </w:p>
    <w:p w14:paraId="7BAEE368" w14:textId="77777777" w:rsidR="003B0F43" w:rsidRDefault="003B0F43">
      <w:pPr>
        <w:tabs>
          <w:tab w:val="left" w:pos="11596"/>
        </w:tabs>
        <w:spacing w:before="93"/>
        <w:ind w:firstLineChars="50" w:firstLine="137"/>
        <w:rPr>
          <w:rFonts w:ascii="Arial Narrow" w:hAnsi="Arial Narrow" w:cs="Arial Narrow"/>
          <w:b/>
          <w:spacing w:val="-2"/>
          <w:w w:val="125"/>
          <w:u w:val="single"/>
          <w:lang w:val="en-IN"/>
        </w:rPr>
      </w:pPr>
    </w:p>
    <w:p w14:paraId="4999F14B" w14:textId="77777777" w:rsidR="003B0F43" w:rsidRDefault="003B0F43">
      <w:pPr>
        <w:tabs>
          <w:tab w:val="left" w:pos="11596"/>
        </w:tabs>
        <w:spacing w:before="93"/>
        <w:ind w:firstLineChars="50" w:firstLine="137"/>
        <w:rPr>
          <w:rFonts w:ascii="Arial Narrow" w:hAnsi="Arial Narrow" w:cs="Arial Narrow"/>
          <w:b/>
          <w:spacing w:val="-2"/>
          <w:w w:val="125"/>
          <w:u w:val="single"/>
          <w:lang w:val="en-IN"/>
        </w:rPr>
      </w:pPr>
    </w:p>
    <w:p w14:paraId="00D8E980" w14:textId="5C3124BE" w:rsidR="009D2119" w:rsidRDefault="00C33FB5" w:rsidP="003B0F43">
      <w:pPr>
        <w:tabs>
          <w:tab w:val="left" w:pos="11596"/>
        </w:tabs>
        <w:spacing w:before="93"/>
        <w:rPr>
          <w:rFonts w:ascii="Arial Narrow" w:hAnsi="Arial Narrow" w:cs="Arial Narrow"/>
        </w:rPr>
      </w:pPr>
      <w:r>
        <w:rPr>
          <w:rFonts w:ascii="Arial Narrow" w:hAnsi="Arial Narrow" w:cs="Arial Narrow"/>
          <w:b/>
          <w:spacing w:val="-2"/>
          <w:w w:val="125"/>
          <w:u w:val="single"/>
          <w:lang w:val="en-IN"/>
        </w:rPr>
        <w:t>Certifications</w:t>
      </w:r>
    </w:p>
    <w:p w14:paraId="6091AAFA" w14:textId="77777777" w:rsidR="003B0F43" w:rsidRDefault="003B0F43" w:rsidP="003B0F43">
      <w:pPr>
        <w:pStyle w:val="ListParagraph"/>
        <w:tabs>
          <w:tab w:val="left" w:pos="647"/>
        </w:tabs>
        <w:spacing w:before="49"/>
        <w:ind w:left="647" w:firstLine="0"/>
        <w:rPr>
          <w:rFonts w:ascii="Arial Narrow" w:hAnsi="Arial Narrow" w:cs="Arial Narrow"/>
          <w:bCs/>
        </w:rPr>
      </w:pPr>
    </w:p>
    <w:p w14:paraId="1C828841" w14:textId="69C5B3DA" w:rsidR="009D2119" w:rsidRDefault="003B0F43" w:rsidP="003B0F43">
      <w:pPr>
        <w:pStyle w:val="ListParagraph"/>
        <w:tabs>
          <w:tab w:val="left" w:pos="647"/>
        </w:tabs>
        <w:spacing w:before="49"/>
        <w:ind w:left="647" w:firstLine="0"/>
        <w:rPr>
          <w:rFonts w:ascii="Arial Narrow" w:hAnsi="Arial Narrow" w:cs="Arial Narrow"/>
          <w:b/>
        </w:rPr>
      </w:pPr>
      <w:r w:rsidRPr="003B0F43">
        <w:rPr>
          <w:rFonts w:ascii="Arial Narrow" w:hAnsi="Arial Narrow" w:cs="Arial Narrow"/>
          <w:b/>
        </w:rPr>
        <w:t>Python Full stack Developer</w:t>
      </w:r>
    </w:p>
    <w:p w14:paraId="64A95815" w14:textId="77777777" w:rsidR="00C72540" w:rsidRDefault="00C72540" w:rsidP="003B0F43">
      <w:pPr>
        <w:pStyle w:val="ListParagraph"/>
        <w:tabs>
          <w:tab w:val="left" w:pos="647"/>
        </w:tabs>
        <w:spacing w:before="49"/>
        <w:ind w:left="647" w:firstLine="0"/>
        <w:rPr>
          <w:rFonts w:ascii="Arial Narrow" w:hAnsi="Arial Narrow" w:cs="Arial Narrow"/>
          <w:b/>
        </w:rPr>
      </w:pPr>
    </w:p>
    <w:p w14:paraId="6908449B" w14:textId="1B9E049F" w:rsidR="00C72540" w:rsidRPr="00C72540" w:rsidRDefault="00C72540" w:rsidP="00C72540">
      <w:pPr>
        <w:tabs>
          <w:tab w:val="left" w:pos="647"/>
        </w:tabs>
        <w:spacing w:before="49"/>
        <w:rPr>
          <w:rFonts w:ascii="Arial Narrow" w:hAnsi="Arial Narrow" w:cs="Arial Narrow"/>
          <w:b/>
          <w:bCs/>
        </w:rPr>
      </w:pPr>
      <w:r w:rsidRPr="00C72540">
        <w:rPr>
          <w:rFonts w:ascii="Arial Narrow" w:hAnsi="Arial Narrow" w:cs="Arial Narrow"/>
          <w:b/>
          <w:bCs/>
        </w:rPr>
        <w:t>STENGTH</w:t>
      </w:r>
      <w:r w:rsidRPr="00C72540">
        <w:rPr>
          <w:rFonts w:ascii="Arial Narrow" w:hAnsi="Arial Narrow" w:cs="Arial Narrow"/>
          <w:b/>
          <w:bCs/>
        </w:rPr>
        <w:br/>
      </w:r>
      <w:r w:rsidRPr="00C72540">
        <w:rPr>
          <w:rFonts w:ascii="Arial Narrow" w:hAnsi="Arial Narrow" w:cs="Arial Narrow"/>
          <w:bCs/>
        </w:rPr>
        <w:t xml:space="preserve">                Good understanding of Java basics and SQL. Proficient in using MS Office tools like Word, Excel, and PowerPoint.</w:t>
      </w:r>
    </w:p>
    <w:p w14:paraId="2B69FE01" w14:textId="77777777" w:rsidR="00C72540" w:rsidRDefault="00C72540" w:rsidP="00C72540">
      <w:pPr>
        <w:tabs>
          <w:tab w:val="left" w:pos="647"/>
        </w:tabs>
        <w:spacing w:before="49"/>
        <w:rPr>
          <w:rFonts w:ascii="Arial Narrow" w:hAnsi="Arial Narrow" w:cs="Arial Narrow"/>
          <w:b/>
        </w:rPr>
      </w:pPr>
    </w:p>
    <w:p w14:paraId="35470DAB" w14:textId="77777777" w:rsidR="00C72540" w:rsidRDefault="00C72540" w:rsidP="00C72540">
      <w:pPr>
        <w:tabs>
          <w:tab w:val="left" w:pos="647"/>
        </w:tabs>
        <w:spacing w:before="49"/>
        <w:rPr>
          <w:rFonts w:ascii="Arial Narrow" w:hAnsi="Arial Narrow" w:cs="Arial Narrow"/>
          <w:b/>
        </w:rPr>
      </w:pPr>
    </w:p>
    <w:p w14:paraId="5EFFB148" w14:textId="1C424468" w:rsidR="00C72540" w:rsidRPr="00C72540" w:rsidRDefault="00C72540" w:rsidP="00C72540">
      <w:pPr>
        <w:tabs>
          <w:tab w:val="left" w:pos="647"/>
        </w:tabs>
        <w:spacing w:before="49"/>
        <w:rPr>
          <w:rFonts w:ascii="Arial Narrow" w:hAnsi="Arial Narrow" w:cs="Arial Narrow"/>
          <w:b/>
        </w:rPr>
      </w:pPr>
      <w:r w:rsidRPr="00C72540">
        <w:rPr>
          <w:rFonts w:ascii="Arial Narrow" w:hAnsi="Arial Narrow" w:cs="Arial Narrow"/>
          <w:b/>
        </w:rPr>
        <w:t>HOBBIES</w:t>
      </w:r>
    </w:p>
    <w:p w14:paraId="1240F8A4" w14:textId="3327D3BE" w:rsidR="00C72540" w:rsidRP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Cs/>
        </w:rPr>
      </w:pPr>
      <w:r>
        <w:rPr>
          <w:rFonts w:ascii="Arial Narrow" w:hAnsi="Arial Narrow" w:cs="Arial Narrow"/>
          <w:b/>
        </w:rPr>
        <w:t xml:space="preserve">             </w:t>
      </w:r>
      <w:r w:rsidRPr="00C72540">
        <w:rPr>
          <w:rFonts w:ascii="Arial Narrow" w:hAnsi="Arial Narrow" w:cs="Arial Narrow"/>
          <w:bCs/>
        </w:rPr>
        <w:t>VOLLEY BALL | READING BOOKS | COOKING WELL</w:t>
      </w:r>
    </w:p>
    <w:p w14:paraId="17BC183B" w14:textId="77777777" w:rsid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/>
        </w:rPr>
      </w:pPr>
    </w:p>
    <w:p w14:paraId="0CDD16B5" w14:textId="77777777" w:rsid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/>
        </w:rPr>
      </w:pPr>
    </w:p>
    <w:p w14:paraId="618F6B1E" w14:textId="195A39FF" w:rsidR="00C72540" w:rsidRPr="00C72540" w:rsidRDefault="00C72540" w:rsidP="00C72540">
      <w:pPr>
        <w:tabs>
          <w:tab w:val="left" w:pos="647"/>
        </w:tabs>
        <w:spacing w:before="49"/>
        <w:rPr>
          <w:rFonts w:ascii="Arial Narrow" w:hAnsi="Arial Narrow" w:cs="Arial Narrow"/>
          <w:b/>
        </w:rPr>
      </w:pPr>
      <w:r w:rsidRPr="00C72540">
        <w:rPr>
          <w:rFonts w:ascii="Arial Narrow" w:hAnsi="Arial Narrow" w:cs="Arial Narrow"/>
          <w:b/>
        </w:rPr>
        <w:t>DECLARATION</w:t>
      </w:r>
    </w:p>
    <w:p w14:paraId="560D38EF" w14:textId="49DC6F00" w:rsidR="00C72540" w:rsidRP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Cs/>
        </w:rPr>
      </w:pPr>
      <w:r w:rsidRPr="00C72540">
        <w:rPr>
          <w:rFonts w:ascii="Arial Narrow" w:hAnsi="Arial Narrow" w:cs="Arial Narrow"/>
          <w:bCs/>
        </w:rPr>
        <w:t xml:space="preserve">                          I hereby declare that the information above is true to the best of my knowledge and belief.</w:t>
      </w:r>
    </w:p>
    <w:p w14:paraId="544E1D43" w14:textId="77777777" w:rsid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/>
        </w:rPr>
      </w:pPr>
    </w:p>
    <w:p w14:paraId="642824DF" w14:textId="77777777" w:rsid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/>
        </w:rPr>
      </w:pPr>
    </w:p>
    <w:p w14:paraId="7C884537" w14:textId="77777777" w:rsid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/>
        </w:rPr>
      </w:pPr>
    </w:p>
    <w:p w14:paraId="75E31056" w14:textId="77777777" w:rsid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/>
        </w:rPr>
      </w:pPr>
    </w:p>
    <w:p w14:paraId="6B01A8BF" w14:textId="77777777" w:rsidR="00C72540" w:rsidRP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/>
        </w:rPr>
      </w:pPr>
    </w:p>
    <w:p w14:paraId="53C57785" w14:textId="771BF452" w:rsidR="00C72540" w:rsidRP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/>
        </w:rPr>
      </w:pPr>
      <w:r w:rsidRPr="00C72540">
        <w:rPr>
          <w:rFonts w:ascii="Arial Narrow" w:hAnsi="Arial Narrow" w:cs="Arial Narrow"/>
          <w:b/>
        </w:rPr>
        <w:t>Place:</w:t>
      </w:r>
      <w:r>
        <w:rPr>
          <w:rFonts w:ascii="Arial Narrow" w:hAnsi="Arial Narrow" w:cs="Arial Narrow"/>
          <w:b/>
        </w:rPr>
        <w:t xml:space="preserve"> Kilvenbakkam</w:t>
      </w:r>
      <w:r w:rsidRPr="00C72540">
        <w:rPr>
          <w:rFonts w:ascii="Arial Narrow" w:hAnsi="Arial Narrow" w:cs="Arial Narrow"/>
          <w:b/>
        </w:rPr>
        <w:t xml:space="preserve"> </w:t>
      </w:r>
      <w:r w:rsidRPr="00C72540">
        <w:rPr>
          <w:rFonts w:ascii="Arial Narrow" w:hAnsi="Arial Narrow" w:cs="Arial Narrow"/>
          <w:b/>
        </w:rPr>
        <w:tab/>
      </w:r>
      <w:r>
        <w:rPr>
          <w:rFonts w:ascii="Arial Narrow" w:hAnsi="Arial Narrow" w:cs="Arial Narrow"/>
          <w:b/>
        </w:rPr>
        <w:t xml:space="preserve">                                                                                                   </w:t>
      </w:r>
      <w:r w:rsidRPr="00C72540">
        <w:rPr>
          <w:rFonts w:ascii="Arial Narrow" w:hAnsi="Arial Narrow" w:cs="Arial Narrow"/>
          <w:b/>
        </w:rPr>
        <w:t xml:space="preserve"> </w:t>
      </w:r>
      <w:r w:rsidRPr="00C72540">
        <w:rPr>
          <w:rFonts w:ascii="Arial Narrow" w:hAnsi="Arial Narrow" w:cs="Arial Narrow"/>
          <w:b/>
        </w:rPr>
        <w:tab/>
        <w:t>Yours sincerely,</w:t>
      </w:r>
    </w:p>
    <w:p w14:paraId="5986FD89" w14:textId="3CF8B27E" w:rsidR="00C72540" w:rsidRPr="00C72540" w:rsidRDefault="00C72540" w:rsidP="00C72540">
      <w:pPr>
        <w:pStyle w:val="ListParagraph"/>
        <w:tabs>
          <w:tab w:val="left" w:pos="647"/>
        </w:tabs>
        <w:spacing w:before="49"/>
        <w:ind w:left="647"/>
        <w:rPr>
          <w:rFonts w:ascii="Arial Narrow" w:hAnsi="Arial Narrow" w:cs="Arial Narrow"/>
          <w:b/>
        </w:rPr>
      </w:pPr>
      <w:r>
        <w:rPr>
          <w:rFonts w:ascii="Arial Narrow" w:hAnsi="Arial Narrow" w:cs="Arial Narrow"/>
          <w:b/>
        </w:rPr>
        <w:t xml:space="preserve"> </w:t>
      </w:r>
      <w:r w:rsidRPr="00C72540">
        <w:rPr>
          <w:rFonts w:ascii="Arial Narrow" w:hAnsi="Arial Narrow" w:cs="Arial Narrow"/>
          <w:b/>
        </w:rPr>
        <w:tab/>
      </w:r>
      <w:r w:rsidRPr="00C72540">
        <w:rPr>
          <w:rFonts w:ascii="Arial Narrow" w:hAnsi="Arial Narrow" w:cs="Arial Narrow"/>
          <w:b/>
        </w:rPr>
        <w:tab/>
      </w:r>
      <w:r w:rsidRPr="00C72540">
        <w:rPr>
          <w:rFonts w:ascii="Arial Narrow" w:hAnsi="Arial Narrow" w:cs="Arial Narrow"/>
          <w:b/>
        </w:rPr>
        <w:tab/>
      </w:r>
      <w:r w:rsidRPr="00C72540">
        <w:rPr>
          <w:rFonts w:ascii="Arial Narrow" w:hAnsi="Arial Narrow" w:cs="Arial Narrow"/>
          <w:b/>
        </w:rPr>
        <w:tab/>
      </w:r>
      <w:r w:rsidRPr="00C72540">
        <w:rPr>
          <w:rFonts w:ascii="Arial Narrow" w:hAnsi="Arial Narrow" w:cs="Arial Narrow"/>
          <w:b/>
        </w:rPr>
        <w:tab/>
      </w:r>
      <w:r w:rsidRPr="00C72540">
        <w:rPr>
          <w:rFonts w:ascii="Arial Narrow" w:hAnsi="Arial Narrow" w:cs="Arial Narrow"/>
          <w:b/>
        </w:rPr>
        <w:tab/>
      </w:r>
      <w:r w:rsidRPr="00C72540">
        <w:rPr>
          <w:rFonts w:ascii="Arial Narrow" w:hAnsi="Arial Narrow" w:cs="Arial Narrow"/>
          <w:b/>
        </w:rPr>
        <w:tab/>
      </w:r>
      <w:r w:rsidRPr="00C72540">
        <w:rPr>
          <w:rFonts w:ascii="Arial Narrow" w:hAnsi="Arial Narrow" w:cs="Arial Narrow"/>
          <w:b/>
        </w:rPr>
        <w:tab/>
        <w:t xml:space="preserve">               </w:t>
      </w:r>
      <w:r>
        <w:rPr>
          <w:rFonts w:ascii="Arial Narrow" w:hAnsi="Arial Narrow" w:cs="Arial Narrow"/>
          <w:b/>
        </w:rPr>
        <w:t xml:space="preserve">                                           </w:t>
      </w:r>
      <w:r w:rsidRPr="00C72540">
        <w:rPr>
          <w:rFonts w:ascii="Arial Narrow" w:hAnsi="Arial Narrow" w:cs="Arial Narrow"/>
          <w:b/>
        </w:rPr>
        <w:t>POOVARASAN.G</w:t>
      </w:r>
    </w:p>
    <w:p w14:paraId="4C87042F" w14:textId="77777777" w:rsidR="00C72540" w:rsidRPr="003B0F43" w:rsidRDefault="00C72540" w:rsidP="003B0F43">
      <w:pPr>
        <w:pStyle w:val="ListParagraph"/>
        <w:tabs>
          <w:tab w:val="left" w:pos="647"/>
        </w:tabs>
        <w:spacing w:before="49"/>
        <w:ind w:left="647" w:firstLine="0"/>
        <w:rPr>
          <w:rFonts w:ascii="Arial Narrow" w:hAnsi="Arial Narrow" w:cs="Arial Narrow"/>
          <w:b/>
        </w:rPr>
      </w:pPr>
    </w:p>
    <w:sectPr w:rsidR="00C72540" w:rsidRPr="003B0F43">
      <w:type w:val="continuous"/>
      <w:pgSz w:w="12240" w:h="15840"/>
      <w:pgMar w:top="100" w:right="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1040F" w14:textId="77777777" w:rsidR="00C65534" w:rsidRDefault="00C65534">
      <w:r>
        <w:separator/>
      </w:r>
    </w:p>
  </w:endnote>
  <w:endnote w:type="continuationSeparator" w:id="0">
    <w:p w14:paraId="1DD9A981" w14:textId="77777777" w:rsidR="00C65534" w:rsidRDefault="00C65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11615" w14:textId="77777777" w:rsidR="00C65534" w:rsidRDefault="00C65534">
      <w:r>
        <w:separator/>
      </w:r>
    </w:p>
  </w:footnote>
  <w:footnote w:type="continuationSeparator" w:id="0">
    <w:p w14:paraId="3878188E" w14:textId="77777777" w:rsidR="00C65534" w:rsidRDefault="00C655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648" w:hanging="28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>
      <w:numFmt w:val="bullet"/>
      <w:lvlText w:val="•"/>
      <w:lvlJc w:val="left"/>
      <w:pPr>
        <w:ind w:left="1764" w:hanging="28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88" w:hanging="2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2" w:hanging="2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36" w:hanging="2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60" w:hanging="2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84" w:hanging="2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08" w:hanging="2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632" w:hanging="281"/>
      </w:pPr>
      <w:rPr>
        <w:rFonts w:hint="default"/>
        <w:lang w:val="en-US" w:eastAsia="en-US" w:bidi="ar-SA"/>
      </w:rPr>
    </w:lvl>
  </w:abstractNum>
  <w:num w:numId="1" w16cid:durableId="180207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19"/>
    <w:rsid w:val="00230418"/>
    <w:rsid w:val="002B1257"/>
    <w:rsid w:val="00307A12"/>
    <w:rsid w:val="003669FD"/>
    <w:rsid w:val="003B0F43"/>
    <w:rsid w:val="005B04E7"/>
    <w:rsid w:val="00645E9E"/>
    <w:rsid w:val="007301E6"/>
    <w:rsid w:val="008C0177"/>
    <w:rsid w:val="008D22B1"/>
    <w:rsid w:val="009A3BE0"/>
    <w:rsid w:val="009D2119"/>
    <w:rsid w:val="00A40915"/>
    <w:rsid w:val="00B54DFE"/>
    <w:rsid w:val="00C33FB5"/>
    <w:rsid w:val="00C65534"/>
    <w:rsid w:val="00C72540"/>
    <w:rsid w:val="00CA40A9"/>
    <w:rsid w:val="00EF1AE2"/>
    <w:rsid w:val="00F07BC2"/>
    <w:rsid w:val="0171129A"/>
    <w:rsid w:val="01D27009"/>
    <w:rsid w:val="02291368"/>
    <w:rsid w:val="030B2811"/>
    <w:rsid w:val="03526200"/>
    <w:rsid w:val="03965BEC"/>
    <w:rsid w:val="03A358FA"/>
    <w:rsid w:val="050E3CC8"/>
    <w:rsid w:val="056736ED"/>
    <w:rsid w:val="07146D98"/>
    <w:rsid w:val="081C6293"/>
    <w:rsid w:val="08D75B08"/>
    <w:rsid w:val="09363AA0"/>
    <w:rsid w:val="0A124C34"/>
    <w:rsid w:val="0AC65D18"/>
    <w:rsid w:val="0B3503E7"/>
    <w:rsid w:val="0BC627F1"/>
    <w:rsid w:val="0CF249A9"/>
    <w:rsid w:val="0DA7097E"/>
    <w:rsid w:val="0DE436D6"/>
    <w:rsid w:val="0E9E6388"/>
    <w:rsid w:val="11C75D80"/>
    <w:rsid w:val="13876815"/>
    <w:rsid w:val="14155180"/>
    <w:rsid w:val="14376EBF"/>
    <w:rsid w:val="17B93939"/>
    <w:rsid w:val="17DA5E29"/>
    <w:rsid w:val="18B31553"/>
    <w:rsid w:val="18E42DB9"/>
    <w:rsid w:val="1A902C0B"/>
    <w:rsid w:val="1C191BC6"/>
    <w:rsid w:val="1C7E52E9"/>
    <w:rsid w:val="1D2A56E8"/>
    <w:rsid w:val="1F355821"/>
    <w:rsid w:val="1F5B33FE"/>
    <w:rsid w:val="23B95E70"/>
    <w:rsid w:val="24A279DE"/>
    <w:rsid w:val="265704D0"/>
    <w:rsid w:val="268E42A9"/>
    <w:rsid w:val="26A748A6"/>
    <w:rsid w:val="27482BFF"/>
    <w:rsid w:val="27CC3C44"/>
    <w:rsid w:val="28A846E9"/>
    <w:rsid w:val="28B22E8E"/>
    <w:rsid w:val="290343AE"/>
    <w:rsid w:val="2C096ED1"/>
    <w:rsid w:val="2C647443"/>
    <w:rsid w:val="2DBC0615"/>
    <w:rsid w:val="2F4B2643"/>
    <w:rsid w:val="2FC6495B"/>
    <w:rsid w:val="30991CC7"/>
    <w:rsid w:val="344A2458"/>
    <w:rsid w:val="35F83418"/>
    <w:rsid w:val="376A4C48"/>
    <w:rsid w:val="38494CA3"/>
    <w:rsid w:val="387E6829"/>
    <w:rsid w:val="39EB6CD0"/>
    <w:rsid w:val="3A055E2D"/>
    <w:rsid w:val="3BF82174"/>
    <w:rsid w:val="3D1C4EFB"/>
    <w:rsid w:val="3E656A44"/>
    <w:rsid w:val="3EB4647A"/>
    <w:rsid w:val="407231D7"/>
    <w:rsid w:val="40CB0ECF"/>
    <w:rsid w:val="43784FA8"/>
    <w:rsid w:val="442A7828"/>
    <w:rsid w:val="45111B53"/>
    <w:rsid w:val="4585533A"/>
    <w:rsid w:val="45FE5FC8"/>
    <w:rsid w:val="474544FA"/>
    <w:rsid w:val="477A4167"/>
    <w:rsid w:val="479B7487"/>
    <w:rsid w:val="48F62395"/>
    <w:rsid w:val="4BD0394E"/>
    <w:rsid w:val="4D817B2A"/>
    <w:rsid w:val="4DF52C71"/>
    <w:rsid w:val="4E8273DA"/>
    <w:rsid w:val="4EE53BFB"/>
    <w:rsid w:val="50690566"/>
    <w:rsid w:val="52CB3AF8"/>
    <w:rsid w:val="531C58EA"/>
    <w:rsid w:val="53BE7672"/>
    <w:rsid w:val="54FC07F6"/>
    <w:rsid w:val="5511121D"/>
    <w:rsid w:val="566C2D1F"/>
    <w:rsid w:val="56CB3A71"/>
    <w:rsid w:val="56DC22F3"/>
    <w:rsid w:val="59487688"/>
    <w:rsid w:val="5986580A"/>
    <w:rsid w:val="59C83A10"/>
    <w:rsid w:val="5B2B798A"/>
    <w:rsid w:val="5D1839EB"/>
    <w:rsid w:val="5EC8333F"/>
    <w:rsid w:val="6169605F"/>
    <w:rsid w:val="644A6117"/>
    <w:rsid w:val="65FE778A"/>
    <w:rsid w:val="66452A5A"/>
    <w:rsid w:val="668448F6"/>
    <w:rsid w:val="698044A5"/>
    <w:rsid w:val="69BF0174"/>
    <w:rsid w:val="6AAA07D3"/>
    <w:rsid w:val="6ACB6656"/>
    <w:rsid w:val="6BA179A3"/>
    <w:rsid w:val="6D0F4B4D"/>
    <w:rsid w:val="6DE6733E"/>
    <w:rsid w:val="6F063E1D"/>
    <w:rsid w:val="6F727364"/>
    <w:rsid w:val="70750D8F"/>
    <w:rsid w:val="70EB3E10"/>
    <w:rsid w:val="712008D7"/>
    <w:rsid w:val="722614AA"/>
    <w:rsid w:val="722F3AB1"/>
    <w:rsid w:val="72C7460C"/>
    <w:rsid w:val="739263A6"/>
    <w:rsid w:val="74954ADF"/>
    <w:rsid w:val="75295AAE"/>
    <w:rsid w:val="7556718C"/>
    <w:rsid w:val="77C24432"/>
    <w:rsid w:val="7827481B"/>
    <w:rsid w:val="797D10DD"/>
    <w:rsid w:val="79B21D90"/>
    <w:rsid w:val="7B80361F"/>
    <w:rsid w:val="7BB24121"/>
    <w:rsid w:val="7CA35BF0"/>
    <w:rsid w:val="7CC72903"/>
    <w:rsid w:val="7CD42548"/>
    <w:rsid w:val="7E5534EA"/>
    <w:rsid w:val="7FBF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F05C"/>
  <w15:docId w15:val="{F479AEE6-F1DB-4E7B-8F92-4A44E82E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49"/>
      <w:ind w:left="10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48" w:hanging="281"/>
    </w:pPr>
    <w:rPr>
      <w:sz w:val="20"/>
      <w:szCs w:val="20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95"/>
      <w:ind w:left="276" w:right="368"/>
      <w:jc w:val="center"/>
    </w:pPr>
    <w:rPr>
      <w:sz w:val="36"/>
      <w:szCs w:val="3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648" w:hanging="281"/>
    </w:pPr>
  </w:style>
  <w:style w:type="paragraph" w:customStyle="1" w:styleId="TableParagraph">
    <w:name w:val="Table Paragraph"/>
    <w:basedOn w:val="Normal"/>
    <w:uiPriority w:val="1"/>
    <w:qFormat/>
  </w:style>
  <w:style w:type="character" w:styleId="UnresolvedMention">
    <w:name w:val="Unresolved Mention"/>
    <w:basedOn w:val="DefaultParagraphFont"/>
    <w:uiPriority w:val="99"/>
    <w:semiHidden/>
    <w:unhideWhenUsed/>
    <w:rsid w:val="00CA40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645E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5E9E"/>
    <w:rPr>
      <w:rFonts w:ascii="Cambria" w:eastAsia="Cambria" w:hAnsi="Cambria" w:cs="Cambria"/>
      <w:sz w:val="22"/>
      <w:szCs w:val="22"/>
    </w:rPr>
  </w:style>
  <w:style w:type="paragraph" w:styleId="Footer">
    <w:name w:val="footer"/>
    <w:basedOn w:val="Normal"/>
    <w:link w:val="FooterChar"/>
    <w:rsid w:val="00645E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5E9E"/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.poovarasan261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C552F-59BB-44AC-A930-446408899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 Vora</dc:creator>
  <cp:lastModifiedBy>Poovarasan G</cp:lastModifiedBy>
  <cp:revision>4</cp:revision>
  <cp:lastPrinted>2025-12-08T14:20:00Z</cp:lastPrinted>
  <dcterms:created xsi:type="dcterms:W3CDTF">2025-12-08T14:18:00Z</dcterms:created>
  <dcterms:modified xsi:type="dcterms:W3CDTF">2025-12-08T14:27:00Z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1033-12.2.0.19805</vt:lpwstr>
  </property>
  <property fmtid="{D5CDD505-2E9C-101B-9397-08002B2CF9AE}" pid="7" name="ICV">
    <vt:lpwstr>E23892BBCD1147469DFB52C65111725F_13</vt:lpwstr>
  </property>
</Properties>
</file>